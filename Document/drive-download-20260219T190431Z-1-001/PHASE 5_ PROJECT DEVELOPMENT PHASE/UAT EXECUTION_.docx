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Acceptance Testing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UAT Execution &amp; Report Submission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 Feb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LTVIP2026TMIDS86637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35475c"/>
                <w:sz w:val="21"/>
                <w:szCs w:val="21"/>
                <w:highlight w:val="white"/>
                <w:rtl w:val="0"/>
              </w:rPr>
              <w:t xml:space="preserve">hematovision: advanced blood cell classification using transfer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ins w:author="Gowtham G C K" w:id="0" w:date="2026-02-19T18:37:24Z"/>
          <w:sz w:val="22"/>
          <w:szCs w:val="22"/>
          <w:rPrChange w:author="Gowtham G C K" w:id="1" w:date="2026-02-19T18:37:24Z">
            <w:rPr>
              <w:rFonts w:ascii="Calibri" w:cs="Calibri" w:eastAsia="Calibri" w:hAnsi="Calibri"/>
              <w:sz w:val="40"/>
              <w:szCs w:val="40"/>
            </w:rPr>
          </w:rPrChange>
        </w:rPr>
      </w:pPr>
      <w:ins w:author="Gowtham G C K" w:id="0" w:date="2026-02-19T18:37:24Z">
        <w:bookmarkStart w:colFirst="0" w:colLast="0" w:name="_ue45ur6ksfuk" w:id="0"/>
        <w:bookmarkEnd w:id="0"/>
        <w:r w:rsidDel="00000000" w:rsidR="00000000" w:rsidRPr="00000000">
          <w:rPr>
            <w:sz w:val="22"/>
            <w:szCs w:val="22"/>
            <w:rtl w:val="0"/>
            <w:rPrChange w:author="Gowtham G C K" w:id="1" w:date="2026-02-19T18:37:24Z">
              <w:rPr>
                <w:rFonts w:ascii="Calibri" w:cs="Calibri" w:eastAsia="Calibri" w:hAnsi="Calibri"/>
                <w:sz w:val="40"/>
                <w:szCs w:val="40"/>
              </w:rPr>
            </w:rPrChange>
          </w:rPr>
          <w:t xml:space="preserve">5. Testing Phase</w:t>
        </w:r>
      </w:ins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ins w:author="Gowtham G C K" w:id="0" w:date="2026-02-19T18:37:24Z"/>
          <w:sz w:val="22"/>
          <w:szCs w:val="22"/>
          <w:rPrChange w:author="Gowtham G C K" w:id="1" w:date="2026-02-19T18:37:24Z">
            <w:rPr>
              <w:rFonts w:ascii="Calibri" w:cs="Calibri" w:eastAsia="Calibri" w:hAnsi="Calibri"/>
              <w:sz w:val="40"/>
              <w:szCs w:val="40"/>
            </w:rPr>
          </w:rPrChange>
        </w:rPr>
      </w:pPr>
      <w:ins w:author="Gowtham G C K" w:id="0" w:date="2026-02-19T18:37:24Z">
        <w:bookmarkStart w:colFirst="0" w:colLast="0" w:name="_ynahnv7xgbjm" w:id="1"/>
        <w:bookmarkEnd w:id="1"/>
        <w:r w:rsidDel="00000000" w:rsidR="00000000" w:rsidRPr="00000000">
          <w:rPr>
            <w:sz w:val="22"/>
            <w:szCs w:val="22"/>
            <w:rtl w:val="0"/>
            <w:rPrChange w:author="Gowtham G C K" w:id="1" w:date="2026-02-19T18:37:24Z">
              <w:rPr>
                <w:rFonts w:ascii="Calibri" w:cs="Calibri" w:eastAsia="Calibri" w:hAnsi="Calibri"/>
                <w:sz w:val="40"/>
                <w:szCs w:val="40"/>
              </w:rPr>
            </w:rPrChange>
          </w:rPr>
          <w:t xml:space="preserve">5.1 User Acceptance Testing (UAT)</w:t>
        </w:r>
      </w:ins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ins w:author="Gowtham G C K" w:id="0" w:date="2026-02-19T18:37:24Z"/>
          <w:color w:val="000000"/>
          <w:sz w:val="22"/>
          <w:szCs w:val="22"/>
          <w:rPrChange w:author="Gowtham G C K" w:id="1" w:date="2026-02-19T18:37:24Z">
            <w:rPr>
              <w:rFonts w:ascii="Calibri" w:cs="Calibri" w:eastAsia="Calibri" w:hAnsi="Calibri"/>
              <w:sz w:val="40"/>
              <w:szCs w:val="40"/>
            </w:rPr>
          </w:rPrChange>
        </w:rPr>
      </w:pPr>
      <w:ins w:author="Gowtham G C K" w:id="0" w:date="2026-02-19T18:37:24Z">
        <w:bookmarkStart w:colFirst="0" w:colLast="0" w:name="_zeypzx7vckm4" w:id="2"/>
        <w:bookmarkEnd w:id="2"/>
        <w:r w:rsidDel="00000000" w:rsidR="00000000" w:rsidRPr="00000000">
          <w:rPr>
            <w:color w:val="000000"/>
            <w:sz w:val="22"/>
            <w:szCs w:val="22"/>
            <w:rtl w:val="0"/>
            <w:rPrChange w:author="Gowtham G C K" w:id="1" w:date="2026-02-19T18:37:24Z">
              <w:rPr>
                <w:rFonts w:ascii="Calibri" w:cs="Calibri" w:eastAsia="Calibri" w:hAnsi="Calibri"/>
                <w:sz w:val="40"/>
                <w:szCs w:val="40"/>
              </w:rPr>
            </w:rPrChange>
          </w:rPr>
          <w:t xml:space="preserve">Introduction</w:t>
        </w:r>
      </w:ins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240" w:before="240" w:lineRule="auto"/>
        <w:rPr>
          <w:ins w:author="Gowtham G C K" w:id="0" w:date="2026-02-19T18:37:24Z"/>
          <w:sz w:val="22"/>
          <w:szCs w:val="22"/>
          <w:rPrChange w:author="Gowtham G C K" w:id="1" w:date="2026-02-19T18:37:24Z">
            <w:rPr>
              <w:rFonts w:ascii="Calibri" w:cs="Calibri" w:eastAsia="Calibri" w:hAnsi="Calibri"/>
              <w:sz w:val="40"/>
              <w:szCs w:val="40"/>
            </w:rPr>
          </w:rPrChange>
        </w:rPr>
      </w:pPr>
      <w:ins w:author="Gowtham G C K" w:id="0" w:date="2026-02-19T18:37:24Z">
        <w:bookmarkStart w:colFirst="0" w:colLast="0" w:name="_e7hhvf2g96pd" w:id="3"/>
        <w:bookmarkEnd w:id="3"/>
        <w:r w:rsidDel="00000000" w:rsidR="00000000" w:rsidRPr="00000000">
          <w:rPr>
            <w:sz w:val="22"/>
            <w:szCs w:val="22"/>
            <w:rtl w:val="0"/>
            <w:rPrChange w:author="Gowtham G C K" w:id="1" w:date="2026-02-19T18:37:24Z">
              <w:rPr>
                <w:rFonts w:ascii="Calibri" w:cs="Calibri" w:eastAsia="Calibri" w:hAnsi="Calibri"/>
                <w:sz w:val="40"/>
                <w:szCs w:val="40"/>
              </w:rPr>
            </w:rPrChange>
          </w:rPr>
          <w:t xml:space="preserve">User Acceptance Testing (UAT) is conducted to verify whether the developed system meets user requirements and is acceptable for real-world use. This testing ensures that the system functions correctly from the end-user’s perspective.</w:t>
        </w:r>
      </w:ins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ins w:author="Gowtham G C K" w:id="0" w:date="2026-02-19T18:37:24Z"/>
          <w:color w:val="000000"/>
          <w:sz w:val="22"/>
          <w:szCs w:val="22"/>
          <w:rPrChange w:author="Gowtham G C K" w:id="1" w:date="2026-02-19T18:37:24Z">
            <w:rPr>
              <w:rFonts w:ascii="Calibri" w:cs="Calibri" w:eastAsia="Calibri" w:hAnsi="Calibri"/>
              <w:sz w:val="40"/>
              <w:szCs w:val="40"/>
            </w:rPr>
          </w:rPrChange>
        </w:rPr>
      </w:pPr>
      <w:ins w:author="Gowtham G C K" w:id="0" w:date="2026-02-19T18:37:24Z">
        <w:bookmarkStart w:colFirst="0" w:colLast="0" w:name="_qqjj787eo5tx" w:id="4"/>
        <w:bookmarkEnd w:id="4"/>
        <w:r w:rsidDel="00000000" w:rsidR="00000000" w:rsidRPr="00000000">
          <w:rPr>
            <w:color w:val="000000"/>
            <w:sz w:val="22"/>
            <w:szCs w:val="22"/>
            <w:rtl w:val="0"/>
            <w:rPrChange w:author="Gowtham G C K" w:id="1" w:date="2026-02-19T18:37:24Z">
              <w:rPr>
                <w:rFonts w:ascii="Calibri" w:cs="Calibri" w:eastAsia="Calibri" w:hAnsi="Calibri"/>
                <w:sz w:val="40"/>
                <w:szCs w:val="40"/>
              </w:rPr>
            </w:rPrChange>
          </w:rPr>
          <w:t xml:space="preserve">Objective of UAT</w:t>
        </w:r>
      </w:ins>
    </w:p>
    <w:p w:rsidR="00000000" w:rsidDel="00000000" w:rsidP="00000000" w:rsidRDefault="00000000" w:rsidRPr="00000000" w14:paraId="00000012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ins w:author="Gowtham G C K" w:id="0" w:date="2026-02-19T18:37:24Z"/>
          <w:sz w:val="22"/>
          <w:szCs w:val="22"/>
        </w:rPr>
      </w:pPr>
      <w:ins w:author="Gowtham G C K" w:id="0" w:date="2026-02-19T18:37:24Z">
        <w:bookmarkStart w:colFirst="0" w:colLast="0" w:name="_e7hhvf2g96pd" w:id="3"/>
        <w:bookmarkEnd w:id="3"/>
        <w:r w:rsidDel="00000000" w:rsidR="00000000" w:rsidRPr="00000000">
          <w:rPr>
            <w:sz w:val="22"/>
            <w:szCs w:val="22"/>
            <w:rtl w:val="0"/>
            <w:rPrChange w:author="Gowtham G C K" w:id="1" w:date="2026-02-19T18:37:24Z">
              <w:rPr>
                <w:rFonts w:ascii="Calibri" w:cs="Calibri" w:eastAsia="Calibri" w:hAnsi="Calibri"/>
                <w:sz w:val="40"/>
                <w:szCs w:val="40"/>
              </w:rPr>
            </w:rPrChange>
          </w:rPr>
          <w:t xml:space="preserve">To validate system functionality</w:t>
          <w:br w:type="textWrapping"/>
        </w:r>
      </w:ins>
    </w:p>
    <w:p w:rsidR="00000000" w:rsidDel="00000000" w:rsidP="00000000" w:rsidRDefault="00000000" w:rsidRPr="00000000" w14:paraId="00000013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ns w:author="Gowtham G C K" w:id="0" w:date="2026-02-19T18:37:24Z"/>
          <w:sz w:val="22"/>
          <w:szCs w:val="22"/>
        </w:rPr>
      </w:pPr>
      <w:ins w:author="Gowtham G C K" w:id="0" w:date="2026-02-19T18:37:24Z">
        <w:bookmarkStart w:colFirst="0" w:colLast="0" w:name="_e7hhvf2g96pd" w:id="3"/>
        <w:bookmarkEnd w:id="3"/>
        <w:r w:rsidDel="00000000" w:rsidR="00000000" w:rsidRPr="00000000">
          <w:rPr>
            <w:sz w:val="22"/>
            <w:szCs w:val="22"/>
            <w:rtl w:val="0"/>
            <w:rPrChange w:author="Gowtham G C K" w:id="1" w:date="2026-02-19T18:37:24Z">
              <w:rPr>
                <w:rFonts w:ascii="Calibri" w:cs="Calibri" w:eastAsia="Calibri" w:hAnsi="Calibri"/>
                <w:sz w:val="40"/>
                <w:szCs w:val="40"/>
              </w:rPr>
            </w:rPrChange>
          </w:rPr>
          <w:t xml:space="preserve">To ensure ease of use for medical professionals</w:t>
          <w:br w:type="textWrapping"/>
        </w:r>
      </w:ins>
    </w:p>
    <w:p w:rsidR="00000000" w:rsidDel="00000000" w:rsidP="00000000" w:rsidRDefault="00000000" w:rsidRPr="00000000" w14:paraId="00000014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ins w:author="Gowtham G C K" w:id="0" w:date="2026-02-19T18:37:24Z"/>
          <w:sz w:val="22"/>
          <w:szCs w:val="22"/>
        </w:rPr>
      </w:pPr>
      <w:ins w:author="Gowtham G C K" w:id="0" w:date="2026-02-19T18:37:24Z">
        <w:bookmarkStart w:colFirst="0" w:colLast="0" w:name="_e7hhvf2g96pd" w:id="3"/>
        <w:bookmarkEnd w:id="3"/>
        <w:r w:rsidDel="00000000" w:rsidR="00000000" w:rsidRPr="00000000">
          <w:rPr>
            <w:sz w:val="22"/>
            <w:szCs w:val="22"/>
            <w:rtl w:val="0"/>
            <w:rPrChange w:author="Gowtham G C K" w:id="1" w:date="2026-02-19T18:37:24Z">
              <w:rPr>
                <w:rFonts w:ascii="Calibri" w:cs="Calibri" w:eastAsia="Calibri" w:hAnsi="Calibri"/>
                <w:sz w:val="40"/>
                <w:szCs w:val="40"/>
              </w:rPr>
            </w:rPrChange>
          </w:rPr>
          <w:t xml:space="preserve">To confirm that the system meets user expectations</w:t>
          <w:br w:type="textWrapping"/>
        </w:r>
      </w:ins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ins w:author="Gowtham G C K" w:id="0" w:date="2026-02-19T18:37:24Z"/>
          <w:color w:val="000000"/>
          <w:sz w:val="22"/>
          <w:szCs w:val="22"/>
          <w:rPrChange w:author="Gowtham G C K" w:id="1" w:date="2026-02-19T18:37:24Z">
            <w:rPr>
              <w:rFonts w:ascii="Calibri" w:cs="Calibri" w:eastAsia="Calibri" w:hAnsi="Calibri"/>
              <w:sz w:val="40"/>
              <w:szCs w:val="40"/>
            </w:rPr>
          </w:rPrChange>
        </w:rPr>
      </w:pPr>
      <w:ins w:author="Gowtham G C K" w:id="0" w:date="2026-02-19T18:37:24Z">
        <w:bookmarkStart w:colFirst="0" w:colLast="0" w:name="_kp10p6vtmv9" w:id="5"/>
        <w:bookmarkEnd w:id="5"/>
        <w:r w:rsidDel="00000000" w:rsidR="00000000" w:rsidRPr="00000000">
          <w:rPr>
            <w:color w:val="000000"/>
            <w:sz w:val="22"/>
            <w:szCs w:val="22"/>
            <w:rtl w:val="0"/>
            <w:rPrChange w:author="Gowtham G C K" w:id="1" w:date="2026-02-19T18:37:24Z">
              <w:rPr>
                <w:rFonts w:ascii="Calibri" w:cs="Calibri" w:eastAsia="Calibri" w:hAnsi="Calibri"/>
                <w:sz w:val="40"/>
                <w:szCs w:val="40"/>
              </w:rPr>
            </w:rPrChange>
          </w:rPr>
          <w:t xml:space="preserve">Test Participants</w:t>
        </w:r>
      </w:ins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ins w:author="Gowtham G C K" w:id="0" w:date="2026-02-19T18:37:24Z"/>
          <w:sz w:val="22"/>
          <w:szCs w:val="22"/>
        </w:rPr>
      </w:pPr>
      <w:ins w:author="Gowtham G C K" w:id="0" w:date="2026-02-19T18:37:24Z">
        <w:bookmarkStart w:colFirst="0" w:colLast="0" w:name="_e7hhvf2g96pd" w:id="3"/>
        <w:bookmarkEnd w:id="3"/>
        <w:r w:rsidDel="00000000" w:rsidR="00000000" w:rsidRPr="00000000">
          <w:rPr>
            <w:sz w:val="22"/>
            <w:szCs w:val="22"/>
            <w:rtl w:val="0"/>
            <w:rPrChange w:author="Gowtham G C K" w:id="1" w:date="2026-02-19T18:37:24Z">
              <w:rPr>
                <w:rFonts w:ascii="Calibri" w:cs="Calibri" w:eastAsia="Calibri" w:hAnsi="Calibri"/>
                <w:sz w:val="40"/>
                <w:szCs w:val="40"/>
              </w:rPr>
            </w:rPrChange>
          </w:rPr>
          <w:t xml:space="preserve">Pathologists</w:t>
          <w:br w:type="textWrapping"/>
        </w:r>
      </w:ins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ins w:author="Gowtham G C K" w:id="0" w:date="2026-02-19T18:37:24Z"/>
          <w:sz w:val="22"/>
          <w:szCs w:val="22"/>
        </w:rPr>
      </w:pPr>
      <w:ins w:author="Gowtham G C K" w:id="0" w:date="2026-02-19T18:37:24Z">
        <w:bookmarkStart w:colFirst="0" w:colLast="0" w:name="_e7hhvf2g96pd" w:id="3"/>
        <w:bookmarkEnd w:id="3"/>
        <w:r w:rsidDel="00000000" w:rsidR="00000000" w:rsidRPr="00000000">
          <w:rPr>
            <w:sz w:val="22"/>
            <w:szCs w:val="22"/>
            <w:rtl w:val="0"/>
            <w:rPrChange w:author="Gowtham G C K" w:id="1" w:date="2026-02-19T18:37:24Z">
              <w:rPr>
                <w:rFonts w:ascii="Calibri" w:cs="Calibri" w:eastAsia="Calibri" w:hAnsi="Calibri"/>
                <w:sz w:val="40"/>
                <w:szCs w:val="40"/>
              </w:rPr>
            </w:rPrChange>
          </w:rPr>
          <w:t xml:space="preserve">Laboratory Technicians</w:t>
          <w:br w:type="textWrapping"/>
        </w:r>
      </w:ins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ins w:author="Gowtham G C K" w:id="0" w:date="2026-02-19T18:37:24Z"/>
          <w:color w:val="000000"/>
          <w:sz w:val="22"/>
          <w:szCs w:val="22"/>
          <w:rPrChange w:author="Gowtham G C K" w:id="1" w:date="2026-02-19T18:37:24Z">
            <w:rPr>
              <w:rFonts w:ascii="Calibri" w:cs="Calibri" w:eastAsia="Calibri" w:hAnsi="Calibri"/>
              <w:sz w:val="40"/>
              <w:szCs w:val="40"/>
            </w:rPr>
          </w:rPrChange>
        </w:rPr>
      </w:pPr>
      <w:ins w:author="Gowtham G C K" w:id="0" w:date="2026-02-19T18:37:24Z">
        <w:bookmarkStart w:colFirst="0" w:colLast="0" w:name="_vi9dl3ffs4wb" w:id="6"/>
        <w:bookmarkEnd w:id="6"/>
        <w:r w:rsidDel="00000000" w:rsidR="00000000" w:rsidRPr="00000000">
          <w:rPr>
            <w:color w:val="000000"/>
            <w:sz w:val="22"/>
            <w:szCs w:val="22"/>
            <w:rtl w:val="0"/>
            <w:rPrChange w:author="Gowtham G C K" w:id="1" w:date="2026-02-19T18:37:24Z">
              <w:rPr>
                <w:rFonts w:ascii="Calibri" w:cs="Calibri" w:eastAsia="Calibri" w:hAnsi="Calibri"/>
                <w:sz w:val="40"/>
                <w:szCs w:val="40"/>
              </w:rPr>
            </w:rPrChange>
          </w:rPr>
          <w:t xml:space="preserve">Test Scenarios</w:t>
        </w:r>
      </w:ins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ins w:author="Gowtham G C K" w:id="0" w:date="2026-02-19T18:37:24Z"/>
          <w:sz w:val="22"/>
          <w:szCs w:val="22"/>
        </w:rPr>
      </w:pPr>
      <w:ins w:author="Gowtham G C K" w:id="0" w:date="2026-02-19T18:37:24Z">
        <w:bookmarkStart w:colFirst="0" w:colLast="0" w:name="_e7hhvf2g96pd" w:id="3"/>
        <w:bookmarkEnd w:id="3"/>
        <w:r w:rsidDel="00000000" w:rsidR="00000000" w:rsidRPr="00000000">
          <w:rPr>
            <w:sz w:val="22"/>
            <w:szCs w:val="22"/>
            <w:rtl w:val="0"/>
            <w:rPrChange w:author="Gowtham G C K" w:id="1" w:date="2026-02-19T18:37:24Z">
              <w:rPr>
                <w:rFonts w:ascii="Calibri" w:cs="Calibri" w:eastAsia="Calibri" w:hAnsi="Calibri"/>
                <w:sz w:val="40"/>
                <w:szCs w:val="40"/>
              </w:rPr>
            </w:rPrChange>
          </w:rPr>
          <w:t xml:space="preserve">Uploading blood smear images</w:t>
          <w:br w:type="textWrapping"/>
        </w:r>
      </w:ins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ns w:author="Gowtham G C K" w:id="0" w:date="2026-02-19T18:37:24Z"/>
          <w:sz w:val="22"/>
          <w:szCs w:val="22"/>
        </w:rPr>
      </w:pPr>
      <w:ins w:author="Gowtham G C K" w:id="0" w:date="2026-02-19T18:37:24Z">
        <w:bookmarkStart w:colFirst="0" w:colLast="0" w:name="_e7hhvf2g96pd" w:id="3"/>
        <w:bookmarkEnd w:id="3"/>
        <w:r w:rsidDel="00000000" w:rsidR="00000000" w:rsidRPr="00000000">
          <w:rPr>
            <w:sz w:val="22"/>
            <w:szCs w:val="22"/>
            <w:rtl w:val="0"/>
            <w:rPrChange w:author="Gowtham G C K" w:id="1" w:date="2026-02-19T18:37:24Z">
              <w:rPr>
                <w:rFonts w:ascii="Calibri" w:cs="Calibri" w:eastAsia="Calibri" w:hAnsi="Calibri"/>
                <w:sz w:val="40"/>
                <w:szCs w:val="40"/>
              </w:rPr>
            </w:rPrChange>
          </w:rPr>
          <w:t xml:space="preserve">Viewing classification results</w:t>
          <w:br w:type="textWrapping"/>
        </w:r>
      </w:ins>
    </w:p>
    <w:p w:rsidR="00000000" w:rsidDel="00000000" w:rsidP="00000000" w:rsidRDefault="00000000" w:rsidRPr="00000000" w14:paraId="0000001B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ns w:author="Gowtham G C K" w:id="0" w:date="2026-02-19T18:37:24Z"/>
          <w:sz w:val="22"/>
          <w:szCs w:val="22"/>
        </w:rPr>
      </w:pPr>
      <w:ins w:author="Gowtham G C K" w:id="0" w:date="2026-02-19T18:37:24Z">
        <w:bookmarkStart w:colFirst="0" w:colLast="0" w:name="_e7hhvf2g96pd" w:id="3"/>
        <w:bookmarkEnd w:id="3"/>
        <w:r w:rsidDel="00000000" w:rsidR="00000000" w:rsidRPr="00000000">
          <w:rPr>
            <w:sz w:val="22"/>
            <w:szCs w:val="22"/>
            <w:rtl w:val="0"/>
            <w:rPrChange w:author="Gowtham G C K" w:id="1" w:date="2026-02-19T18:37:24Z">
              <w:rPr>
                <w:rFonts w:ascii="Calibri" w:cs="Calibri" w:eastAsia="Calibri" w:hAnsi="Calibri"/>
                <w:sz w:val="40"/>
                <w:szCs w:val="40"/>
              </w:rPr>
            </w:rPrChange>
          </w:rPr>
          <w:t xml:space="preserve">Checking accuracy output</w:t>
          <w:br w:type="textWrapping"/>
        </w:r>
      </w:ins>
    </w:p>
    <w:p w:rsidR="00000000" w:rsidDel="00000000" w:rsidP="00000000" w:rsidRDefault="00000000" w:rsidRPr="00000000" w14:paraId="0000001C">
      <w:pPr>
        <w:pStyle w:val="Heading2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ins w:author="Gowtham G C K" w:id="0" w:date="2026-02-19T18:37:24Z"/>
          <w:sz w:val="22"/>
          <w:szCs w:val="22"/>
        </w:rPr>
      </w:pPr>
      <w:ins w:author="Gowtham G C K" w:id="0" w:date="2026-02-19T18:37:24Z">
        <w:bookmarkStart w:colFirst="0" w:colLast="0" w:name="_e7hhvf2g96pd" w:id="3"/>
        <w:bookmarkEnd w:id="3"/>
        <w:r w:rsidDel="00000000" w:rsidR="00000000" w:rsidRPr="00000000">
          <w:rPr>
            <w:sz w:val="22"/>
            <w:szCs w:val="22"/>
            <w:rtl w:val="0"/>
            <w:rPrChange w:author="Gowtham G C K" w:id="1" w:date="2026-02-19T18:37:24Z">
              <w:rPr>
                <w:rFonts w:ascii="Calibri" w:cs="Calibri" w:eastAsia="Calibri" w:hAnsi="Calibri"/>
                <w:sz w:val="40"/>
                <w:szCs w:val="40"/>
              </w:rPr>
            </w:rPrChange>
          </w:rPr>
          <w:t xml:space="preserve">Navigating through the application interface</w:t>
          <w:br w:type="textWrapping"/>
        </w:r>
      </w:ins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ins w:author="Gowtham G C K" w:id="0" w:date="2026-02-19T18:37:24Z"/>
          <w:color w:val="000000"/>
          <w:sz w:val="22"/>
          <w:szCs w:val="22"/>
          <w:rPrChange w:author="Gowtham G C K" w:id="1" w:date="2026-02-19T18:37:24Z">
            <w:rPr>
              <w:rFonts w:ascii="Calibri" w:cs="Calibri" w:eastAsia="Calibri" w:hAnsi="Calibri"/>
              <w:sz w:val="40"/>
              <w:szCs w:val="40"/>
            </w:rPr>
          </w:rPrChange>
        </w:rPr>
      </w:pPr>
      <w:ins w:author="Gowtham G C K" w:id="0" w:date="2026-02-19T18:37:24Z">
        <w:bookmarkStart w:colFirst="0" w:colLast="0" w:name="_ctulnstq9c6m" w:id="7"/>
        <w:bookmarkEnd w:id="7"/>
        <w:r w:rsidDel="00000000" w:rsidR="00000000" w:rsidRPr="00000000">
          <w:rPr>
            <w:color w:val="000000"/>
            <w:sz w:val="22"/>
            <w:szCs w:val="22"/>
            <w:rtl w:val="0"/>
            <w:rPrChange w:author="Gowtham G C K" w:id="1" w:date="2026-02-19T18:37:24Z">
              <w:rPr>
                <w:rFonts w:ascii="Calibri" w:cs="Calibri" w:eastAsia="Calibri" w:hAnsi="Calibri"/>
                <w:sz w:val="40"/>
                <w:szCs w:val="40"/>
              </w:rPr>
            </w:rPrChange>
          </w:rPr>
          <w:t xml:space="preserve">Acceptance Criteria</w:t>
        </w:r>
      </w:ins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ins w:author="Gowtham G C K" w:id="0" w:date="2026-02-19T18:37:24Z"/>
          <w:sz w:val="22"/>
          <w:szCs w:val="22"/>
        </w:rPr>
      </w:pPr>
      <w:ins w:author="Gowtham G C K" w:id="0" w:date="2026-02-19T18:37:24Z">
        <w:bookmarkStart w:colFirst="0" w:colLast="0" w:name="_e7hhvf2g96pd" w:id="3"/>
        <w:bookmarkEnd w:id="3"/>
        <w:r w:rsidDel="00000000" w:rsidR="00000000" w:rsidRPr="00000000">
          <w:rPr>
            <w:sz w:val="22"/>
            <w:szCs w:val="22"/>
            <w:rtl w:val="0"/>
            <w:rPrChange w:author="Gowtham G C K" w:id="1" w:date="2026-02-19T18:37:24Z">
              <w:rPr>
                <w:rFonts w:ascii="Calibri" w:cs="Calibri" w:eastAsia="Calibri" w:hAnsi="Calibri"/>
                <w:sz w:val="40"/>
                <w:szCs w:val="40"/>
              </w:rPr>
            </w:rPrChange>
          </w:rPr>
          <w:t xml:space="preserve">System should correctly classify blood cells</w:t>
          <w:br w:type="textWrapping"/>
        </w:r>
      </w:ins>
    </w:p>
    <w:p w:rsidR="00000000" w:rsidDel="00000000" w:rsidP="00000000" w:rsidRDefault="00000000" w:rsidRPr="00000000" w14:paraId="0000001F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ns w:author="Gowtham G C K" w:id="0" w:date="2026-02-19T18:37:24Z"/>
          <w:sz w:val="22"/>
          <w:szCs w:val="22"/>
        </w:rPr>
      </w:pPr>
      <w:ins w:author="Gowtham G C K" w:id="0" w:date="2026-02-19T18:37:24Z">
        <w:bookmarkStart w:colFirst="0" w:colLast="0" w:name="_e7hhvf2g96pd" w:id="3"/>
        <w:bookmarkEnd w:id="3"/>
        <w:r w:rsidDel="00000000" w:rsidR="00000000" w:rsidRPr="00000000">
          <w:rPr>
            <w:sz w:val="22"/>
            <w:szCs w:val="22"/>
            <w:rtl w:val="0"/>
            <w:rPrChange w:author="Gowtham G C K" w:id="1" w:date="2026-02-19T18:37:24Z">
              <w:rPr>
                <w:rFonts w:ascii="Calibri" w:cs="Calibri" w:eastAsia="Calibri" w:hAnsi="Calibri"/>
                <w:sz w:val="40"/>
                <w:szCs w:val="40"/>
              </w:rPr>
            </w:rPrChange>
          </w:rPr>
          <w:t xml:space="preserve">Interface should be user-friendly</w:t>
          <w:br w:type="textWrapping"/>
        </w:r>
      </w:ins>
    </w:p>
    <w:p w:rsidR="00000000" w:rsidDel="00000000" w:rsidP="00000000" w:rsidRDefault="00000000" w:rsidRPr="00000000" w14:paraId="00000020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ns w:author="Gowtham G C K" w:id="0" w:date="2026-02-19T18:37:24Z"/>
          <w:sz w:val="22"/>
          <w:szCs w:val="22"/>
        </w:rPr>
      </w:pPr>
      <w:ins w:author="Gowtham G C K" w:id="0" w:date="2026-02-19T18:37:24Z">
        <w:bookmarkStart w:colFirst="0" w:colLast="0" w:name="_e7hhvf2g96pd" w:id="3"/>
        <w:bookmarkEnd w:id="3"/>
        <w:r w:rsidDel="00000000" w:rsidR="00000000" w:rsidRPr="00000000">
          <w:rPr>
            <w:sz w:val="22"/>
            <w:szCs w:val="22"/>
            <w:rtl w:val="0"/>
            <w:rPrChange w:author="Gowtham G C K" w:id="1" w:date="2026-02-19T18:37:24Z">
              <w:rPr>
                <w:rFonts w:ascii="Calibri" w:cs="Calibri" w:eastAsia="Calibri" w:hAnsi="Calibri"/>
                <w:sz w:val="40"/>
                <w:szCs w:val="40"/>
              </w:rPr>
            </w:rPrChange>
          </w:rPr>
          <w:t xml:space="preserve">Results should be generated without errors</w:t>
          <w:br w:type="textWrapping"/>
        </w:r>
      </w:ins>
    </w:p>
    <w:p w:rsidR="00000000" w:rsidDel="00000000" w:rsidP="00000000" w:rsidRDefault="00000000" w:rsidRPr="00000000" w14:paraId="00000021">
      <w:pPr>
        <w:pStyle w:val="Heading2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ins w:author="Gowtham G C K" w:id="0" w:date="2026-02-19T18:37:24Z"/>
          <w:sz w:val="22"/>
          <w:szCs w:val="22"/>
        </w:rPr>
      </w:pPr>
      <w:ins w:author="Gowtham G C K" w:id="0" w:date="2026-02-19T18:37:24Z">
        <w:bookmarkStart w:colFirst="0" w:colLast="0" w:name="_e7hhvf2g96pd" w:id="3"/>
        <w:bookmarkEnd w:id="3"/>
        <w:r w:rsidDel="00000000" w:rsidR="00000000" w:rsidRPr="00000000">
          <w:rPr>
            <w:sz w:val="22"/>
            <w:szCs w:val="22"/>
            <w:rtl w:val="0"/>
            <w:rPrChange w:author="Gowtham G C K" w:id="1" w:date="2026-02-19T18:37:24Z">
              <w:rPr>
                <w:rFonts w:ascii="Calibri" w:cs="Calibri" w:eastAsia="Calibri" w:hAnsi="Calibri"/>
                <w:sz w:val="40"/>
                <w:szCs w:val="40"/>
              </w:rPr>
            </w:rPrChange>
          </w:rPr>
          <w:t xml:space="preserve">System response time should be acceptable</w:t>
          <w:br w:type="textWrapping"/>
        </w:r>
      </w:ins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ins w:author="Gowtham G C K" w:id="0" w:date="2026-02-19T18:37:24Z"/>
          <w:color w:val="000000"/>
          <w:sz w:val="22"/>
          <w:szCs w:val="22"/>
          <w:rPrChange w:author="Gowtham G C K" w:id="1" w:date="2026-02-19T18:37:24Z">
            <w:rPr>
              <w:rFonts w:ascii="Calibri" w:cs="Calibri" w:eastAsia="Calibri" w:hAnsi="Calibri"/>
              <w:sz w:val="40"/>
              <w:szCs w:val="40"/>
            </w:rPr>
          </w:rPrChange>
        </w:rPr>
      </w:pPr>
      <w:ins w:author="Gowtham G C K" w:id="0" w:date="2026-02-19T18:37:24Z">
        <w:bookmarkStart w:colFirst="0" w:colLast="0" w:name="_4tgnwc4js6uy" w:id="8"/>
        <w:bookmarkEnd w:id="8"/>
        <w:r w:rsidDel="00000000" w:rsidR="00000000" w:rsidRPr="00000000">
          <w:rPr>
            <w:color w:val="000000"/>
            <w:sz w:val="22"/>
            <w:szCs w:val="22"/>
            <w:rtl w:val="0"/>
            <w:rPrChange w:author="Gowtham G C K" w:id="1" w:date="2026-02-19T18:37:24Z">
              <w:rPr>
                <w:rFonts w:ascii="Calibri" w:cs="Calibri" w:eastAsia="Calibri" w:hAnsi="Calibri"/>
                <w:sz w:val="40"/>
                <w:szCs w:val="40"/>
              </w:rPr>
            </w:rPrChange>
          </w:rPr>
          <w:t xml:space="preserve">UAT Outcome</w:t>
        </w:r>
      </w:ins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240" w:before="240" w:lineRule="auto"/>
        <w:rPr>
          <w:ins w:author="Gowtham G C K" w:id="0" w:date="2026-02-19T18:37:24Z"/>
          <w:sz w:val="22"/>
          <w:szCs w:val="22"/>
          <w:rPrChange w:author="Gowtham G C K" w:id="1" w:date="2026-02-19T18:37:24Z">
            <w:rPr>
              <w:rFonts w:ascii="Calibri" w:cs="Calibri" w:eastAsia="Calibri" w:hAnsi="Calibri"/>
              <w:sz w:val="40"/>
              <w:szCs w:val="40"/>
            </w:rPr>
          </w:rPrChange>
        </w:rPr>
      </w:pPr>
      <w:ins w:author="Gowtham G C K" w:id="0" w:date="2026-02-19T18:37:24Z">
        <w:bookmarkStart w:colFirst="0" w:colLast="0" w:name="_eb6js5yhj0ja" w:id="9"/>
        <w:bookmarkEnd w:id="9"/>
        <w:r w:rsidDel="00000000" w:rsidR="00000000" w:rsidRPr="00000000">
          <w:rPr>
            <w:sz w:val="22"/>
            <w:szCs w:val="22"/>
            <w:rtl w:val="0"/>
            <w:rPrChange w:author="Gowtham G C K" w:id="1" w:date="2026-02-19T18:37:24Z">
              <w:rPr>
                <w:rFonts w:ascii="Calibri" w:cs="Calibri" w:eastAsia="Calibri" w:hAnsi="Calibri"/>
                <w:sz w:val="40"/>
                <w:szCs w:val="40"/>
              </w:rPr>
            </w:rPrChange>
          </w:rPr>
          <w:t xml:space="preserve">The users successfully interacted with the system and confirmed that it meets functional requirements. The system was found to be easy to use and suitable as a decision-support tool.</w:t>
        </w:r>
      </w:ins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hhvf2g96p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Defect Analysis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report shows the number of resolved or closed bugs at each severity level, and how they were resolved.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Severity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Severity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Severity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Severity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By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1"/>
                <w:id w:val="1913662875"/>
                <w:dropDownList w:lastValue="10">
                  <w:listItem w:displayText="0" w:value="0"/>
                  <w:listItem w:displayText="1" w:value="1"/>
                  <w:listItem w:displayText="10" w:value="10"/>
                  <w:listItem w:displayText="11" w:value="11"/>
                  <w:listItem w:displayText="2" w:value="2"/>
                  <w:listItem w:displayText="24" w:value="24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2"/>
                <w:id w:val="-81262004"/>
                <w:dropDownList w:lastValue="4">
                  <w:listItem w:displayText="0" w:value="0"/>
                  <w:listItem w:displayText="14" w:value="14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3"/>
                <w:id w:val="-158170936"/>
                <w:dropDownList w:lastValue="2">
                  <w:listItem w:displayText="0" w:value="0"/>
                  <w:listItem w:displayText="1" w:value="1"/>
                  <w:listItem w:displayText="13" w:value="13"/>
                  <w:listItem w:displayText="2" w:value="2"/>
                  <w:listItem w:displayText="3" w:value="3"/>
                  <w:listItem w:displayText="4" w:value="4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4"/>
                <w:id w:val="2048292300"/>
                <w:dropDownList w:lastValue="3">
                  <w:listItem w:displayText="0" w:value="0"/>
                  <w:listItem w:displayText="1" w:value="1"/>
                  <w:listItem w:displayText="20" w:value="20"/>
                  <w:listItem w:displayText="26" w:value="26"/>
                  <w:listItem w:displayText="3" w:value="3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Duplicate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1"/>
                <w:id w:val="1847880834"/>
                <w:dropDownList w:lastValue="1">
                  <w:listItem w:displayText="0" w:value="0"/>
                  <w:listItem w:displayText="1" w:value="1"/>
                  <w:listItem w:displayText="10" w:value="10"/>
                  <w:listItem w:displayText="11" w:value="11"/>
                  <w:listItem w:displayText="2" w:value="2"/>
                  <w:listItem w:displayText="24" w:value="24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2"/>
                <w:id w:val="1943050452"/>
                <w:dropDownList w:lastValue="0">
                  <w:listItem w:displayText="0" w:value="0"/>
                  <w:listItem w:displayText="14" w:value="14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3"/>
                <w:id w:val="1825409948"/>
                <w:dropDownList w:lastValue="3">
                  <w:listItem w:displayText="0" w:value="0"/>
                  <w:listItem w:displayText="1" w:value="1"/>
                  <w:listItem w:displayText="13" w:value="13"/>
                  <w:listItem w:displayText="2" w:value="2"/>
                  <w:listItem w:displayText="3" w:value="3"/>
                  <w:listItem w:displayText="4" w:value="4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4"/>
                <w:id w:val="-1333898686"/>
                <w:dropDownList w:lastValue="0">
                  <w:listItem w:displayText="0" w:value="0"/>
                  <w:listItem w:displayText="1" w:value="1"/>
                  <w:listItem w:displayText="20" w:value="20"/>
                  <w:listItem w:displayText="26" w:value="26"/>
                  <w:listItem w:displayText="3" w:value="3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1"/>
                <w:id w:val="-1428617313"/>
                <w:dropDownList w:lastValue="2">
                  <w:listItem w:displayText="0" w:value="0"/>
                  <w:listItem w:displayText="1" w:value="1"/>
                  <w:listItem w:displayText="10" w:value="10"/>
                  <w:listItem w:displayText="11" w:value="11"/>
                  <w:listItem w:displayText="2" w:value="2"/>
                  <w:listItem w:displayText="24" w:value="24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2"/>
                <w:id w:val="-305877166"/>
                <w:dropDownList w:lastValue="3">
                  <w:listItem w:displayText="0" w:value="0"/>
                  <w:listItem w:displayText="14" w:value="14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3"/>
                <w:id w:val="-1775721272"/>
                <w:dropDownList w:lastValue="0">
                  <w:listItem w:displayText="0" w:value="0"/>
                  <w:listItem w:displayText="1" w:value="1"/>
                  <w:listItem w:displayText="13" w:value="13"/>
                  <w:listItem w:displayText="2" w:value="2"/>
                  <w:listItem w:displayText="3" w:value="3"/>
                  <w:listItem w:displayText="4" w:value="4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4"/>
                <w:id w:val="-129669646"/>
                <w:dropDownList w:lastValue="1">
                  <w:listItem w:displayText="0" w:value="0"/>
                  <w:listItem w:displayText="1" w:value="1"/>
                  <w:listItem w:displayText="20" w:value="20"/>
                  <w:listItem w:displayText="26" w:value="26"/>
                  <w:listItem w:displayText="3" w:value="3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1"/>
                <w:id w:val="-552782846"/>
                <w:dropDownList w:lastValue="11">
                  <w:listItem w:displayText="0" w:value="0"/>
                  <w:listItem w:displayText="1" w:value="1"/>
                  <w:listItem w:displayText="10" w:value="10"/>
                  <w:listItem w:displayText="11" w:value="11"/>
                  <w:listItem w:displayText="2" w:value="2"/>
                  <w:listItem w:displayText="24" w:value="24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2"/>
                <w:id w:val="-1066608201"/>
                <w:dropDownList w:lastValue="2">
                  <w:listItem w:displayText="0" w:value="0"/>
                  <w:listItem w:displayText="14" w:value="14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3"/>
                <w:id w:val="-459327808"/>
                <w:dropDownList w:lastValue="4">
                  <w:listItem w:displayText="0" w:value="0"/>
                  <w:listItem w:displayText="1" w:value="1"/>
                  <w:listItem w:displayText="13" w:value="13"/>
                  <w:listItem w:displayText="2" w:value="2"/>
                  <w:listItem w:displayText="3" w:value="3"/>
                  <w:listItem w:displayText="4" w:value="4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4"/>
                <w:id w:val="1320025057"/>
                <w:dropDownList w:lastValue="20">
                  <w:listItem w:displayText="0" w:value="0"/>
                  <w:listItem w:displayText="1" w:value="1"/>
                  <w:listItem w:displayText="20" w:value="20"/>
                  <w:listItem w:displayText="26" w:value="26"/>
                  <w:listItem w:displayText="3" w:value="3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Reproduced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1"/>
                <w:id w:val="-1725067014"/>
                <w:dropDownList w:lastValue="0">
                  <w:listItem w:displayText="0" w:value="0"/>
                  <w:listItem w:displayText="1" w:value="1"/>
                  <w:listItem w:displayText="10" w:value="10"/>
                  <w:listItem w:displayText="11" w:value="11"/>
                  <w:listItem w:displayText="2" w:value="2"/>
                  <w:listItem w:displayText="24" w:value="24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2"/>
                <w:id w:val="1712052296"/>
                <w:dropDownList w:lastValue="0">
                  <w:listItem w:displayText="0" w:value="0"/>
                  <w:listItem w:displayText="14" w:value="14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3"/>
                <w:id w:val="1782470265"/>
                <w:dropDownList w:lastValue="1">
                  <w:listItem w:displayText="0" w:value="0"/>
                  <w:listItem w:displayText="1" w:value="1"/>
                  <w:listItem w:displayText="13" w:value="13"/>
                  <w:listItem w:displayText="2" w:value="2"/>
                  <w:listItem w:displayText="3" w:value="3"/>
                  <w:listItem w:displayText="4" w:value="4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4"/>
                <w:id w:val="-373876458"/>
                <w:dropDownList w:lastValue="0">
                  <w:listItem w:displayText="0" w:value="0"/>
                  <w:listItem w:displayText="1" w:value="1"/>
                  <w:listItem w:displayText="20" w:value="20"/>
                  <w:listItem w:displayText="26" w:value="26"/>
                  <w:listItem w:displayText="3" w:value="3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1"/>
                <w:id w:val="1063774"/>
                <w:dropDownList w:lastValue="0">
                  <w:listItem w:displayText="0" w:value="0"/>
                  <w:listItem w:displayText="1" w:value="1"/>
                  <w:listItem w:displayText="10" w:value="10"/>
                  <w:listItem w:displayText="11" w:value="11"/>
                  <w:listItem w:displayText="2" w:value="2"/>
                  <w:listItem w:displayText="24" w:value="24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2"/>
                <w:id w:val="-1600383862"/>
                <w:dropDownList w:lastValue="0">
                  <w:listItem w:displayText="0" w:value="0"/>
                  <w:listItem w:displayText="14" w:value="14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3"/>
                <w:id w:val="127412961"/>
                <w:dropDownList w:lastValue="1">
                  <w:listItem w:displayText="0" w:value="0"/>
                  <w:listItem w:displayText="1" w:value="1"/>
                  <w:listItem w:displayText="13" w:value="13"/>
                  <w:listItem w:displayText="2" w:value="2"/>
                  <w:listItem w:displayText="3" w:value="3"/>
                  <w:listItem w:displayText="4" w:value="4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4"/>
                <w:id w:val="-1194827644"/>
                <w:dropDownList w:lastValue="1">
                  <w:listItem w:displayText="0" w:value="0"/>
                  <w:listItem w:displayText="1" w:value="1"/>
                  <w:listItem w:displayText="20" w:value="20"/>
                  <w:listItem w:displayText="26" w:value="26"/>
                  <w:listItem w:displayText="3" w:value="3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Won’t 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1"/>
                <w:id w:val="635345452"/>
                <w:dropDownList w:lastValue="0">
                  <w:listItem w:displayText="0" w:value="0"/>
                  <w:listItem w:displayText="1" w:value="1"/>
                  <w:listItem w:displayText="10" w:value="10"/>
                  <w:listItem w:displayText="11" w:value="11"/>
                  <w:listItem w:displayText="2" w:value="2"/>
                  <w:listItem w:displayText="24" w:value="24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2"/>
                <w:id w:val="-1576811381"/>
                <w:dropDownList w:lastValue="5">
                  <w:listItem w:displayText="0" w:value="0"/>
                  <w:listItem w:displayText="14" w:value="14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3"/>
                <w:id w:val="2036510527"/>
                <w:dropDownList w:lastValue="2">
                  <w:listItem w:displayText="0" w:value="0"/>
                  <w:listItem w:displayText="1" w:value="1"/>
                  <w:listItem w:displayText="13" w:value="13"/>
                  <w:listItem w:displayText="2" w:value="2"/>
                  <w:listItem w:displayText="3" w:value="3"/>
                  <w:listItem w:displayText="4" w:value="4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4"/>
                <w:id w:val="-508453839"/>
                <w:dropDownList w:lastValue="1">
                  <w:listItem w:displayText="0" w:value="0"/>
                  <w:listItem w:displayText="1" w:value="1"/>
                  <w:listItem w:displayText="20" w:value="20"/>
                  <w:listItem w:displayText="26" w:value="26"/>
                  <w:listItem w:displayText="3" w:value="3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1"/>
                <w:id w:val="100124088"/>
                <w:dropDownList w:lastValue="24">
                  <w:listItem w:displayText="0" w:value="0"/>
                  <w:listItem w:displayText="1" w:value="1"/>
                  <w:listItem w:displayText="10" w:value="10"/>
                  <w:listItem w:displayText="11" w:value="11"/>
                  <w:listItem w:displayText="2" w:value="2"/>
                  <w:listItem w:displayText="24" w:value="24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2"/>
                <w:id w:val="-664597607"/>
                <w:dropDownList w:lastValue="14">
                  <w:listItem w:displayText="0" w:value="0"/>
                  <w:listItem w:displayText="14" w:value="14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3"/>
                <w:id w:val="-1144947500"/>
                <w:dropDownList w:lastValue="13">
                  <w:listItem w:displayText="0" w:value="0"/>
                  <w:listItem w:displayText="1" w:value="1"/>
                  <w:listItem w:displayText="13" w:value="13"/>
                  <w:listItem w:displayText="2" w:value="2"/>
                  <w:listItem w:displayText="3" w:value="3"/>
                  <w:listItem w:displayText="4" w:value="4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everity 4"/>
                <w:id w:val="1988688848"/>
                <w:dropDownList w:lastValue="26">
                  <w:listItem w:displayText="0" w:value="0"/>
                  <w:listItem w:displayText="1" w:value="1"/>
                  <w:listItem w:displayText="20" w:value="20"/>
                  <w:listItem w:displayText="26" w:value="26"/>
                  <w:listItem w:displayText="3" w:value="3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krm9ob6zh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Test Case Analysis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report shows the number of test cases that have passed, failed, and untested.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test cases look great!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passed across the board.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otal Cases"/>
                <w:id w:val="2018049427"/>
                <w:dropDownList w:lastValue="7">
                  <w:listItem w:displayText="2" w:value="2"/>
                  <w:listItem w:displayText="3" w:value="3"/>
                  <w:listItem w:displayText="4" w:value="4"/>
                  <w:listItem w:displayText="51" w:value="51"/>
                  <w:listItem w:displayText="7" w:value="7"/>
                  <w:listItem w:displayText="9" w:value="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ot Tested"/>
                <w:id w:val="1300044502"/>
                <w:dropDownList w:lastValue="0">
                  <w:listItem w:displayText="0" w:value="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Failed"/>
                <w:id w:val="-1860020575"/>
                <w:dropDownList w:lastValue="0">
                  <w:listItem w:displayText="0" w:value="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ssed"/>
                <w:id w:val="2028363474"/>
                <w:dropDownList w:lastValue="7">
                  <w:listItem w:displayText="2" w:value="2"/>
                  <w:listItem w:displayText="3" w:value="3"/>
                  <w:listItem w:displayText="4" w:value="4"/>
                  <w:listItem w:displayText="51" w:value="51"/>
                  <w:listItem w:displayText="7" w:value="7"/>
                  <w:listItem w:displayText="9" w:value="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otal Cases"/>
                <w:id w:val="281983871"/>
                <w:dropDownList w:lastValue="51">
                  <w:listItem w:displayText="2" w:value="2"/>
                  <w:listItem w:displayText="3" w:value="3"/>
                  <w:listItem w:displayText="4" w:value="4"/>
                  <w:listItem w:displayText="51" w:value="51"/>
                  <w:listItem w:displayText="7" w:value="7"/>
                  <w:listItem w:displayText="9" w:value="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51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ot Tested"/>
                <w:id w:val="-512515588"/>
                <w:dropDownList w:lastValue="0">
                  <w:listItem w:displayText="0" w:value="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Failed"/>
                <w:id w:val="1355466775"/>
                <w:dropDownList w:lastValue="0">
                  <w:listItem w:displayText="0" w:value="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ssed"/>
                <w:id w:val="-1533678935"/>
                <w:dropDownList w:lastValue="51">
                  <w:listItem w:displayText="2" w:value="2"/>
                  <w:listItem w:displayText="3" w:value="3"/>
                  <w:listItem w:displayText="4" w:value="4"/>
                  <w:listItem w:displayText="51" w:value="51"/>
                  <w:listItem w:displayText="7" w:value="7"/>
                  <w:listItem w:displayText="9" w:value="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51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otal Cases"/>
                <w:id w:val="1430501809"/>
                <w:dropDownList w:lastValue="2">
                  <w:listItem w:displayText="2" w:value="2"/>
                  <w:listItem w:displayText="3" w:value="3"/>
                  <w:listItem w:displayText="4" w:value="4"/>
                  <w:listItem w:displayText="51" w:value="51"/>
                  <w:listItem w:displayText="7" w:value="7"/>
                  <w:listItem w:displayText="9" w:value="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ot Tested"/>
                <w:id w:val="810836798"/>
                <w:dropDownList w:lastValue="0">
                  <w:listItem w:displayText="0" w:value="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Failed"/>
                <w:id w:val="-85112333"/>
                <w:dropDownList w:lastValue="0">
                  <w:listItem w:displayText="0" w:value="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ssed"/>
                <w:id w:val="886070683"/>
                <w:dropDownList w:lastValue="2">
                  <w:listItem w:displayText="2" w:value="2"/>
                  <w:listItem w:displayText="3" w:value="3"/>
                  <w:listItem w:displayText="4" w:value="4"/>
                  <w:listItem w:displayText="51" w:value="51"/>
                  <w:listItem w:displayText="7" w:value="7"/>
                  <w:listItem w:displayText="9" w:value="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Outsourced Shipping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otal Cases"/>
                <w:id w:val="-1455002610"/>
                <w:dropDownList w:lastValue="3">
                  <w:listItem w:displayText="2" w:value="2"/>
                  <w:listItem w:displayText="3" w:value="3"/>
                  <w:listItem w:displayText="4" w:value="4"/>
                  <w:listItem w:displayText="51" w:value="51"/>
                  <w:listItem w:displayText="7" w:value="7"/>
                  <w:listItem w:displayText="9" w:value="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ot Tested"/>
                <w:id w:val="1476404823"/>
                <w:dropDownList w:lastValue="0">
                  <w:listItem w:displayText="0" w:value="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Failed"/>
                <w:id w:val="909479315"/>
                <w:dropDownList w:lastValue="0">
                  <w:listItem w:displayText="0" w:value="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ssed"/>
                <w:id w:val="432121100"/>
                <w:dropDownList w:lastValue="3">
                  <w:listItem w:displayText="2" w:value="2"/>
                  <w:listItem w:displayText="3" w:value="3"/>
                  <w:listItem w:displayText="4" w:value="4"/>
                  <w:listItem w:displayText="51" w:value="51"/>
                  <w:listItem w:displayText="7" w:value="7"/>
                  <w:listItem w:displayText="9" w:value="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Exception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otal Cases"/>
                <w:id w:val="-1532191904"/>
                <w:dropDownList w:lastValue="9">
                  <w:listItem w:displayText="2" w:value="2"/>
                  <w:listItem w:displayText="3" w:value="3"/>
                  <w:listItem w:displayText="4" w:value="4"/>
                  <w:listItem w:displayText="51" w:value="51"/>
                  <w:listItem w:displayText="7" w:value="7"/>
                  <w:listItem w:displayText="9" w:value="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ot Tested"/>
                <w:id w:val="1119432660"/>
                <w:dropDownList w:lastValue="0">
                  <w:listItem w:displayText="0" w:value="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Failed"/>
                <w:id w:val="-1043757376"/>
                <w:dropDownList w:lastValue="0">
                  <w:listItem w:displayText="0" w:value="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ssed"/>
                <w:id w:val="-1155826134"/>
                <w:dropDownList w:lastValue="9">
                  <w:listItem w:displayText="2" w:value="2"/>
                  <w:listItem w:displayText="3" w:value="3"/>
                  <w:listItem w:displayText="4" w:value="4"/>
                  <w:listItem w:displayText="51" w:value="51"/>
                  <w:listItem w:displayText="7" w:value="7"/>
                  <w:listItem w:displayText="9" w:value="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 Report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otal Cases"/>
                <w:id w:val="1997215284"/>
                <w:dropDownList w:lastValue="4">
                  <w:listItem w:displayText="2" w:value="2"/>
                  <w:listItem w:displayText="3" w:value="3"/>
                  <w:listItem w:displayText="4" w:value="4"/>
                  <w:listItem w:displayText="51" w:value="51"/>
                  <w:listItem w:displayText="7" w:value="7"/>
                  <w:listItem w:displayText="9" w:value="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ot Tested"/>
                <w:id w:val="167981419"/>
                <w:dropDownList w:lastValue="0">
                  <w:listItem w:displayText="0" w:value="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Failed"/>
                <w:id w:val="-59045346"/>
                <w:dropDownList w:lastValue="0">
                  <w:listItem w:displayText="0" w:value="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ssed"/>
                <w:id w:val="312606947"/>
                <w:dropDownList w:lastValue="4">
                  <w:listItem w:displayText="2" w:value="2"/>
                  <w:listItem w:displayText="3" w:value="3"/>
                  <w:listItem w:displayText="4" w:value="4"/>
                  <w:listItem w:displayText="51" w:value="51"/>
                  <w:listItem w:displayText="7" w:value="7"/>
                  <w:listItem w:displayText="9" w:value="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otal Cases"/>
                <w:id w:val="630460473"/>
                <w:dropDownList w:lastValue="2">
                  <w:listItem w:displayText="2" w:value="2"/>
                  <w:listItem w:displayText="3" w:value="3"/>
                  <w:listItem w:displayText="4" w:value="4"/>
                  <w:listItem w:displayText="51" w:value="51"/>
                  <w:listItem w:displayText="7" w:value="7"/>
                  <w:listItem w:displayText="9" w:value="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ot Tested"/>
                <w:id w:val="1565424884"/>
                <w:dropDownList w:lastValue="0">
                  <w:listItem w:displayText="0" w:value="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Failed"/>
                <w:id w:val="-1280613199"/>
                <w:dropDownList w:lastValue="0">
                  <w:listItem w:displayText="0" w:value="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ssed"/>
                <w:id w:val="-995966441"/>
                <w:dropDownList w:lastValue="2">
                  <w:listItem w:displayText="2" w:value="2"/>
                  <w:listItem w:displayText="3" w:value="3"/>
                  <w:listItem w:displayText="4" w:value="4"/>
                  <w:listItem w:displayText="51" w:value="51"/>
                  <w:listItem w:displayText="7" w:value="7"/>
                  <w:listItem w:displayText="9" w:value="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